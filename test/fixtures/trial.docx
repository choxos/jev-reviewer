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Trial of a digital intervention</w:t>
      </w:r>
    </w:p>
    <w:p>
      <w:pPr>
        <w:pStyle w:val="Heading1"/>
        <w:bidi w:val="0"/>
        <w:ind w:hanging="0" w:start="0"/>
        <w:jc w:val="start"/>
        <w:rPr/>
      </w:pPr>
      <w:r>
        <w:rPr/>
        <w:t>Methods</w:t>
      </w:r>
    </w:p>
    <w:p>
      <w:pPr>
        <w:pStyle w:val="Normal"/>
        <w:bidi w:val="0"/>
        <w:jc w:val="start"/>
        <w:rPr/>
      </w:pPr>
      <w:r>
        <w:rPr/>
        <w:t>Adults aged 18 to 65 years were eligible.</w:t>
      </w:r>
      <w:r>
        <w:rPr>
          <w:rStyle w:val="FootnoteReference"/>
        </w:rPr>
        <w:footnoteReference w:id="2"/>
      </w:r>
      <w:r>
        <w:rPr/>
        <w:t xml:space="preserve"> Mean age was </w:t>
      </w:r>
      <w:del w:id="0" w:author="Reviewer" w:date="2026-01-01T10:00:00Z">
        <w:r>
          <w:rPr/>
          <w:delText xml:space="preserve">older wording </w:delText>
        </w:r>
      </w:del>
      <w:r>
        <w:rPr/>
        <w:t>54.2 ± 11.3 years (café).</w:t>
      </w:r>
    </w:p>
    <w:p>
      <w:pPr>
        <w:pStyle w:val="Normal"/>
        <w:bidi w:val="0"/>
        <w:jc w:val="start"/>
        <w:rPr/>
      </w:pPr>
      <w:r>
        <w:rPr/>
        <w:t xml:space="preserve">See </w:t>
      </w:r>
      <w:hyperlink r:id="rId2">
        <w:r>
          <w:rPr>
            <w:rStyle w:val="Hyperlink"/>
          </w:rPr>
          <w:t>the protocol</w:t>
        </w:r>
      </w:hyperlink>
      <w:r>
        <w:rPr/>
        <w:t xml:space="preserve"> at example.org.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Characteristic</w:t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Intervention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Control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Age,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years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54.2 (11.3)</w:t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53.9 (10.8)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Women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118 (59%)</w:t>
            </w:r>
          </w:p>
        </w:tc>
      </w:tr>
    </w:tbl>
    <w:p>
      <w:pPr>
        <w:pStyle w:val="Heading2"/>
        <w:bidi w:val="0"/>
        <w:ind w:hanging="0" w:start="0"/>
        <w:jc w:val="start"/>
        <w:rPr/>
      </w:pPr>
      <w:r>
        <w:rPr/>
        <w:t>Outcomes</w:t>
      </w:r>
    </w:p>
    <w:p>
      <w:pPr>
        <w:pStyle w:val="Normal"/>
        <w:bidi w:val="0"/>
        <w:jc w:val="start"/>
        <w:rPr/>
      </w:pPr>
      <w:r>
        <w:rPr/>
        <w:t>Primary outcome:</w:t>
        <w:tab/>
        <w:t>depression</w:t>
        <w:br/>
        <w:t>at 12 weeks.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rmal"/>
        <w:bidi w:val="0"/>
        <w:jc w:val="start"/>
        <w:rPr/>
      </w:pPr>
      <w:r>
        <w:rPr>
          <w:rStyle w:val="FootnoteCharacters"/>
        </w:rPr>
        <w:footnoteRef/>
      </w:r>
      <w:r>
        <w:rPr/>
        <w:t>A footnote that must not appear.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trackRevisions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CA" w:eastAsia="zh-CN" w:bidi="hi-IN"/>
    </w:rPr>
  </w:style>
  <w:style w:type="paragraph" w:styleId="Heading1">
    <w:name w:val="heading 1"/>
    <w:next w:val="BodyTex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Songti SC" w:cs="Arial Unicode MS"/>
      <w:b/>
      <w:color w:val="auto"/>
      <w:kern w:val="2"/>
      <w:sz w:val="32"/>
      <w:szCs w:val="24"/>
      <w:lang w:val="en-CA" w:eastAsia="zh-CN" w:bidi="hi-IN"/>
    </w:rPr>
  </w:style>
  <w:style w:type="paragraph" w:styleId="Heading2">
    <w:name w:val="heading 2"/>
    <w:next w:val="BodyText"/>
    <w:qFormat/>
    <w:pPr>
      <w:widowControl w:val="false"/>
      <w:numPr>
        <w:ilvl w:val="1"/>
        <w:numId w:val="1"/>
      </w:numPr>
      <w:bidi w:val="0"/>
      <w:outlineLvl w:val="1"/>
    </w:pPr>
    <w:rPr>
      <w:rFonts w:ascii="Liberation Serif" w:hAnsi="Liberation Serif" w:eastAsia="Songti SC" w:cs="Arial Unicode MS"/>
      <w:b/>
      <w:color w:val="auto"/>
      <w:kern w:val="2"/>
      <w:sz w:val="26"/>
      <w:szCs w:val="24"/>
      <w:lang w:val="en-CA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protocol" TargetMode="Externa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LibreOffice/25.2.3.2$MacOSX_AARCH64 LibreOffice_project/bbb074479178df812d175f709636b368952c2ce3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en-CA</dc:language>
  <cp:lastModifiedBy/>
  <cp:revision>0</cp:revision>
  <dc:subject/>
  <dc:title/>
</cp:coreProperties>
</file>